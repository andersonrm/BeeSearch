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r w:rsidR="00E803C0">
        <w:t xml:space="preserve">25,400 </w:t>
      </w:r>
      <w:r>
        <w:t xml:space="preserve"> specimens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study,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complimentary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r>
        <w:t xml:space="preserve">In  2014,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discontinued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century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mustard ,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m </w:t>
      </w:r>
      <w:r w:rsidR="00FA785F">
        <w:t xml:space="preserve"> and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A second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clusters of 3 each white, blue, and yellow. These large bowls were replaced in 2016 and subsequently with identically-painted 4 oz. “mini-bowls” with, according to literature ( ) equivalent attractiveness to bees. The yellow and blue paint used was () as used in other bee surveys (). The bowl arrays were accompanied by 3 equally-spaced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know population of which in the Puget sound was within flight range of BPF. </w:t>
      </w:r>
      <w:r w:rsidR="003B7A9E">
        <w:t>&lt;Rough calculations based on number of specimens collected in bowl vs. Blue Vane traps and consideration of such comparisons in the literature ( )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In several of the early years of the survey, traps placed in high vegetation were elevated on wooden stakes with specially designed platforms in an attempt to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Traps were filled with a catch fluid of water containing 5-10 drops of unscented dish detergent. Trap placement was done on a monthly bases from April through September in most years, with collection date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r>
        <w:t>Drying of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blue-vane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data base, one record per specimen. </w:t>
      </w:r>
      <w:r w:rsidR="004D0919">
        <w:t xml:space="preserve">Of each included taxon and sex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were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preservative</w:t>
      </w:r>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on line Discover Life keys, an</w:t>
      </w:r>
      <w:r w:rsidR="004D0919">
        <w:t xml:space="preserve">d &lt;&gt;. </w:t>
      </w:r>
      <w:r>
        <w:t>Professional assistance was sought from a number of specialists by sending them representative samples. We also made a number of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Pr="00965EE5" w:rsidRDefault="00965EE5" w:rsidP="00965EE5">
      <w:pPr>
        <w:rPr>
          <w:rFonts w:ascii="Helvetica Neue" w:hAnsi="Helvetica Neue"/>
          <w:u w:val="single"/>
        </w:rPr>
      </w:pPr>
    </w:p>
    <w:p w14:paraId="51689332" w14:textId="6D243442" w:rsidR="00143BD0" w:rsidRDefault="00374D00">
      <w:pPr>
        <w:pStyle w:val="Body"/>
      </w:pPr>
      <w:del w:id="18" w:author="Anderson, Riley Morgan" w:date="2024-11-08T14:46:00Z" w16du:dateUtc="2024-11-08T19:46:00Z">
        <w:r w:rsidRPr="00374D00" w:rsidDel="002E1C4D">
          <w:delText>Over all</w:delText>
        </w:r>
      </w:del>
      <w:ins w:id="19" w:author="Anderson, Riley Morgan" w:date="2024-11-08T14:46:00Z" w16du:dateUtc="2024-11-08T19:46:00Z">
        <w:r w:rsidR="002E1C4D">
          <w:t>Acros</w:t>
        </w:r>
      </w:ins>
      <w:ins w:id="20" w:author="Anderson, Riley Morgan" w:date="2024-11-08T14:47:00Z" w16du:dateUtc="2024-11-08T19:47:00Z">
        <w:r w:rsidR="002E1C4D">
          <w:t>s all</w:t>
        </w:r>
      </w:ins>
      <w:r w:rsidRPr="00374D00">
        <w:t xml:space="preserve"> sites and the full 7 years of the project</w:t>
      </w:r>
      <w:r>
        <w:t xml:space="preserve"> we collected a total of &lt;</w:t>
      </w:r>
      <w:ins w:id="21" w:author="Anderson, Riley Morgan" w:date="2024-11-08T12:28:00Z" w16du:dateUtc="2024-11-08T17:28:00Z">
        <w:r w:rsidR="005C0440">
          <w:t>25,441</w:t>
        </w:r>
      </w:ins>
      <w:r>
        <w:t>&gt; bee specimens representing &lt;</w:t>
      </w:r>
      <w:ins w:id="22" w:author="Anderson, Riley Morgan" w:date="2024-11-08T12:28:00Z" w16du:dateUtc="2024-11-08T17:28:00Z">
        <w:r w:rsidR="005C0440">
          <w:t>167</w:t>
        </w:r>
      </w:ins>
      <w:r>
        <w:t xml:space="preserve">&gt; species </w:t>
      </w:r>
      <w:r w:rsidR="00963487">
        <w:t>(</w:t>
      </w:r>
      <w:r>
        <w:t>including</w:t>
      </w:r>
      <w:ins w:id="23" w:author="Anderson, Riley Morgan" w:date="2024-11-08T14:47:00Z" w16du:dateUtc="2024-11-08T19:47:00Z">
        <w:r w:rsidR="002E1C4D">
          <w:t xml:space="preserve"> male and</w:t>
        </w:r>
      </w:ins>
      <w:r>
        <w:t xml:space="preserve"> </w:t>
      </w:r>
      <w:r w:rsidR="00963487">
        <w:t xml:space="preserve">female </w:t>
      </w:r>
      <w:r>
        <w:t>mo</w:t>
      </w:r>
      <w:ins w:id="24" w:author="Anderson, Riley Morgan" w:date="2024-11-08T14:47:00Z" w16du:dateUtc="2024-11-08T19:47:00Z">
        <w:r w:rsidR="002E1C4D">
          <w:t>r</w:t>
        </w:r>
      </w:ins>
      <w:r>
        <w:t>phospecies</w:t>
      </w:r>
      <w:r w:rsidR="00963487">
        <w:t>)</w:t>
      </w:r>
      <w:r>
        <w:t xml:space="preserve"> </w:t>
      </w:r>
      <w:r w:rsidR="00963487">
        <w:t>from &lt;</w:t>
      </w:r>
      <w:ins w:id="25" w:author="Anderson, Riley Morgan" w:date="2024-11-08T12:29:00Z" w16du:dateUtc="2024-11-08T17:29:00Z">
        <w:r w:rsidR="005C0440">
          <w:t>family data not found</w:t>
        </w:r>
      </w:ins>
      <w:r w:rsidR="00963487">
        <w:t xml:space="preserve">&gt; </w:t>
      </w:r>
      <w:r>
        <w:t>families</w:t>
      </w:r>
      <w:r w:rsidR="00963487">
        <w:t xml:space="preserve"> and &lt;</w:t>
      </w:r>
      <w:ins w:id="26" w:author="Anderson, Riley Morgan" w:date="2024-11-08T12:29:00Z" w16du:dateUtc="2024-11-08T17:29:00Z">
        <w:r w:rsidR="005C0440">
          <w:t>24</w:t>
        </w:r>
      </w:ins>
      <w:r w:rsidR="00963487">
        <w:t>&gt; currently recognized genera. Alpha richness per site is described below.</w:t>
      </w:r>
    </w:p>
    <w:p w14:paraId="47147597" w14:textId="5A588846" w:rsidR="00143BD0" w:rsidRPr="001D1233" w:rsidRDefault="001D1233">
      <w:pPr>
        <w:pStyle w:val="Body"/>
        <w:rPr>
          <w:color w:val="FF0000"/>
          <w:rPrChange w:id="27" w:author="Anderson, Riley Morgan" w:date="2024-11-25T16:38:00Z" w16du:dateUtc="2024-11-25T21:38:00Z">
            <w:rPr/>
          </w:rPrChange>
        </w:rPr>
      </w:pPr>
      <w:ins w:id="28" w:author="Anderson, Riley Morgan" w:date="2024-11-25T16:38:00Z" w16du:dateUtc="2024-11-25T21:38:00Z">
        <w:r>
          <w:rPr>
            <w:color w:val="FF0000"/>
          </w:rPr>
          <w:t xml:space="preserve">---Exclude morphogroups in </w:t>
        </w:r>
        <w:proofErr w:type="spellStart"/>
        <w:r>
          <w:rPr>
            <w:color w:val="FF0000"/>
          </w:rPr>
          <w:t>Nomada</w:t>
        </w:r>
      </w:ins>
      <w:proofErr w:type="spellEnd"/>
      <w:ins w:id="29" w:author="Anderson, Riley Morgan" w:date="2024-11-25T16:39:00Z" w16du:dateUtc="2024-11-25T21:39:00Z">
        <w:r>
          <w:rPr>
            <w:color w:val="FF0000"/>
          </w:rPr>
          <w:t xml:space="preserve"> and </w:t>
        </w:r>
        <w:proofErr w:type="spellStart"/>
        <w:r>
          <w:rPr>
            <w:color w:val="FF0000"/>
          </w:rPr>
          <w:t>Sphecodes</w:t>
        </w:r>
      </w:ins>
      <w:proofErr w:type="spellEnd"/>
      <w:ins w:id="30" w:author="Anderson, Riley Morgan" w:date="2024-11-25T16:41:00Z" w16du:dateUtc="2024-11-25T21:41:00Z">
        <w:r w:rsidR="00607F5D">
          <w:rPr>
            <w:color w:val="FF0000"/>
          </w:rPr>
          <w:t>,</w:t>
        </w:r>
      </w:ins>
      <w:ins w:id="31" w:author="Anderson, Riley Morgan" w:date="2024-11-25T16:44:00Z" w16du:dateUtc="2024-11-25T21:44:00Z">
        <w:r w:rsidR="00607F5D">
          <w:rPr>
            <w:color w:val="FF0000"/>
          </w:rPr>
          <w:t xml:space="preserve"> and net collected records</w:t>
        </w:r>
      </w:ins>
    </w:p>
    <w:p w14:paraId="60D84326" w14:textId="4220B2E8" w:rsidR="00374D00" w:rsidRDefault="00BA6D24">
      <w:pPr>
        <w:pStyle w:val="Body"/>
        <w:rPr>
          <w:ins w:id="32" w:author="Anderson, Riley Morgan" w:date="2024-11-08T13:14:00Z" w16du:dateUtc="2024-11-08T18:14:00Z"/>
        </w:rPr>
      </w:pPr>
      <w:r>
        <w:t xml:space="preserve">Collecting effort by traps and by netting is diagramed in Fig. 1. </w:t>
      </w:r>
      <w:ins w:id="33" w:author="Anderson, Riley Morgan" w:date="2024-11-08T12:34:00Z" w16du:dateUtc="2024-11-08T17:34:00Z">
        <w:r w:rsidR="00311F9B">
          <w:t xml:space="preserve">(I don’t have a way of </w:t>
        </w:r>
      </w:ins>
      <w:ins w:id="34" w:author="Anderson, Riley Morgan" w:date="2024-11-08T12:35:00Z" w16du:dateUtc="2024-11-08T17:35:00Z">
        <w:r w:rsidR="00311F9B">
          <w:t xml:space="preserve">standardizing collection effort by </w:t>
        </w:r>
      </w:ins>
      <w:ins w:id="35" w:author="Anderson, Riley Morgan" w:date="2024-11-08T12:36:00Z" w16du:dateUtc="2024-11-08T17:36:00Z">
        <w:r w:rsidR="00311F9B">
          <w:t xml:space="preserve">the number of </w:t>
        </w:r>
      </w:ins>
      <w:ins w:id="36" w:author="Anderson, Riley Morgan" w:date="2024-11-08T12:35:00Z" w16du:dateUtc="2024-11-08T17:35:00Z">
        <w:r w:rsidR="00311F9B">
          <w:t xml:space="preserve">traps, there is nothing in the data that denotes which individual </w:t>
        </w:r>
        <w:r w:rsidR="00311F9B">
          <w:lastRenderedPageBreak/>
          <w:t xml:space="preserve">traps the records came from) </w:t>
        </w:r>
      </w:ins>
      <w:r w:rsidR="00143BD0">
        <w:t xml:space="preserve">Species accumulation overall and per site is graphed in Figure </w:t>
      </w:r>
      <w:r w:rsidR="000F747E">
        <w:t>2</w:t>
      </w:r>
      <w:r w:rsidR="00143BD0">
        <w:t>, both as raw species counts per year and scaled according to trapping effort</w:t>
      </w:r>
      <w:ins w:id="37" w:author="Anderson, Riley Morgan" w:date="2024-11-08T12:36:00Z" w16du:dateUtc="2024-11-08T17:36:00Z">
        <w:r w:rsidR="00311F9B">
          <w:t xml:space="preserve"> (</w:t>
        </w:r>
      </w:ins>
      <w:ins w:id="38" w:author="Anderson, Riley Morgan" w:date="2024-11-08T12:46:00Z" w16du:dateUtc="2024-11-08T17:46:00Z">
        <w:r w:rsidR="00793C05">
          <w:t xml:space="preserve">In species accumulation curves, the x-axis is the “collection effort”, in our case, </w:t>
        </w:r>
      </w:ins>
      <w:ins w:id="39" w:author="Anderson, Riley Morgan" w:date="2024-11-08T12:36:00Z" w16du:dateUtc="2024-11-08T17:36:00Z">
        <w:r w:rsidR="00311F9B">
          <w:t xml:space="preserve">the species </w:t>
        </w:r>
      </w:ins>
      <w:ins w:id="40" w:author="Anderson, Riley Morgan" w:date="2024-11-08T12:37:00Z" w16du:dateUtc="2024-11-08T17:37:00Z">
        <w:r w:rsidR="00311F9B">
          <w:t>accumulation curves use</w:t>
        </w:r>
      </w:ins>
      <w:ins w:id="41" w:author="Anderson, Riley Morgan" w:date="2024-11-08T12:38:00Z" w16du:dateUtc="2024-11-08T17:38:00Z">
        <w:r w:rsidR="00311F9B">
          <w:t xml:space="preserve"> each</w:t>
        </w:r>
      </w:ins>
      <w:ins w:id="42" w:author="Anderson, Riley Morgan" w:date="2024-11-08T12:37:00Z" w16du:dateUtc="2024-11-08T17:37:00Z">
        <w:r w:rsidR="00311F9B">
          <w:t xml:space="preserve"> station/year combination as a “sample”</w:t>
        </w:r>
      </w:ins>
      <w:ins w:id="43" w:author="Anderson, Riley Morgan" w:date="2024-11-08T12:38:00Z" w16du:dateUtc="2024-11-08T17:38:00Z">
        <w:r w:rsidR="00311F9B">
          <w:t>, then a bootstrap resample of those combinations is used to create the curves. In POS, we have more station/years</w:t>
        </w:r>
      </w:ins>
      <w:ins w:id="44" w:author="Anderson, Riley Morgan" w:date="2024-11-08T12:39:00Z" w16du:dateUtc="2024-11-08T17:39:00Z">
        <w:r w:rsidR="00311F9B">
          <w:t>, so more “samples”</w:t>
        </w:r>
      </w:ins>
      <w:ins w:id="45" w:author="Anderson, Riley Morgan" w:date="2024-11-08T12:45:00Z" w16du:dateUtc="2024-11-08T17:45:00Z">
        <w:r w:rsidR="00793C05">
          <w:t>.</w:t>
        </w:r>
      </w:ins>
      <w:ins w:id="46" w:author="Anderson, Riley Morgan" w:date="2024-11-08T12:39:00Z" w16du:dateUtc="2024-11-08T17:39:00Z">
        <w:r w:rsidR="00311F9B">
          <w:t>)</w:t>
        </w:r>
      </w:ins>
      <w:r w:rsidR="00143BD0">
        <w:t xml:space="preserve">. Comparison with Chao richness estimates is discussed below. Specimens and species collected per site by trapping and netting appears in Table 1. </w:t>
      </w:r>
      <w:r w:rsidR="00963487">
        <w:t>Further analysis of net collecting dynamics is discussed below.</w:t>
      </w:r>
    </w:p>
    <w:p w14:paraId="1E2F40EA" w14:textId="5D91AF61" w:rsidR="00560B3F" w:rsidRDefault="0076226A">
      <w:pPr>
        <w:pStyle w:val="Body"/>
        <w:rPr>
          <w:ins w:id="47" w:author="Anderson, Riley Morgan" w:date="2024-11-08T13:14:00Z" w16du:dateUtc="2024-11-08T18:14:00Z"/>
        </w:rPr>
      </w:pPr>
      <w:ins w:id="48" w:author="Anderson, Riley Morgan" w:date="2024-11-08T13:36:00Z" w16du:dateUtc="2024-11-08T18:36:00Z">
        <w:r>
          <w:rPr>
            <w:noProof/>
            <w14:textOutline w14:w="0" w14:cap="rnd" w14:cmpd="sng" w14:algn="ctr">
              <w14:noFill/>
              <w14:prstDash w14:val="solid"/>
              <w14:bevel/>
            </w14:textOutline>
          </w:rPr>
          <w:drawing>
            <wp:inline distT="0" distB="0" distL="0" distR="0" wp14:anchorId="3901F1CF" wp14:editId="5DE43D37">
              <wp:extent cx="2895177" cy="2171383"/>
              <wp:effectExtent l="0" t="0" r="635" b="635"/>
              <wp:docPr id="1754976156" name="Picture 2"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6156" name="Picture 2" descr="A line graph with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920" cy="2180940"/>
                      </a:xfrm>
                      <a:prstGeom prst="rect">
                        <a:avLst/>
                      </a:prstGeom>
                    </pic:spPr>
                  </pic:pic>
                </a:graphicData>
              </a:graphic>
            </wp:inline>
          </w:drawing>
        </w:r>
      </w:ins>
    </w:p>
    <w:p w14:paraId="4ECD3C69" w14:textId="2BA40C5D" w:rsidR="00560B3F" w:rsidRDefault="00560B3F">
      <w:pPr>
        <w:pStyle w:val="Body"/>
        <w:rPr>
          <w:ins w:id="49" w:author="Anderson, Riley Morgan" w:date="2024-11-08T13:14:00Z" w16du:dateUtc="2024-11-08T18:14:00Z"/>
        </w:rPr>
      </w:pPr>
      <w:ins w:id="50" w:author="Anderson, Riley Morgan" w:date="2024-11-08T13:14:00Z" w16du:dateUtc="2024-11-08T18:14:00Z">
        <w:r>
          <w:t>Raw species counts across year and site</w:t>
        </w:r>
      </w:ins>
    </w:p>
    <w:p w14:paraId="37AC9A69" w14:textId="77777777" w:rsidR="00560B3F" w:rsidRDefault="00560B3F">
      <w:pPr>
        <w:pStyle w:val="Body"/>
        <w:rPr>
          <w:ins w:id="51" w:author="Anderson, Riley Morgan" w:date="2024-11-08T13:37:00Z" w16du:dateUtc="2024-11-08T18:37:00Z"/>
        </w:rPr>
      </w:pPr>
    </w:p>
    <w:p w14:paraId="28C89944" w14:textId="25C30B03" w:rsidR="0076226A" w:rsidRDefault="0076226A">
      <w:pPr>
        <w:pStyle w:val="Body"/>
        <w:rPr>
          <w:ins w:id="52" w:author="Anderson, Riley Morgan" w:date="2024-11-08T13:14:00Z" w16du:dateUtc="2024-11-08T18:14:00Z"/>
        </w:rPr>
      </w:pPr>
      <w:ins w:id="53" w:author="Anderson, Riley Morgan" w:date="2024-11-08T13:37:00Z" w16du:dateUtc="2024-11-08T18:37:00Z">
        <w:r>
          <w:rPr>
            <w:noProof/>
            <w14:textOutline w14:w="0" w14:cap="rnd" w14:cmpd="sng" w14:algn="ctr">
              <w14:noFill/>
              <w14:prstDash w14:val="solid"/>
              <w14:bevel/>
            </w14:textOutline>
          </w:rPr>
          <w:drawing>
            <wp:inline distT="0" distB="0" distL="0" distR="0" wp14:anchorId="468A26EA" wp14:editId="309FFF8F">
              <wp:extent cx="2894752" cy="2171065"/>
              <wp:effectExtent l="0" t="0" r="1270" b="635"/>
              <wp:docPr id="2145626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26370" name="Picture 21456263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467" cy="2182851"/>
                      </a:xfrm>
                      <a:prstGeom prst="rect">
                        <a:avLst/>
                      </a:prstGeom>
                    </pic:spPr>
                  </pic:pic>
                </a:graphicData>
              </a:graphic>
            </wp:inline>
          </w:drawing>
        </w:r>
      </w:ins>
    </w:p>
    <w:p w14:paraId="549BC519" w14:textId="00706A06" w:rsidR="00560B3F" w:rsidRDefault="00560B3F">
      <w:pPr>
        <w:pStyle w:val="Body"/>
        <w:rPr>
          <w:ins w:id="54" w:author="Anderson, Riley Morgan" w:date="2024-11-08T12:40:00Z" w16du:dateUtc="2024-11-08T17:40:00Z"/>
        </w:rPr>
      </w:pPr>
      <w:ins w:id="55" w:author="Anderson, Riley Morgan" w:date="2024-11-08T13:14:00Z" w16du:dateUtc="2024-11-08T18:14:00Z">
        <w:r>
          <w:t xml:space="preserve">Trimmed species counts across year and site (some </w:t>
        </w:r>
      </w:ins>
      <w:ins w:id="56" w:author="Anderson, Riley Morgan" w:date="2024-11-08T13:36:00Z" w16du:dateUtc="2024-11-08T18:36:00Z">
        <w:r w:rsidR="0076226A">
          <w:t>morphospecies excluded)</w:t>
        </w:r>
      </w:ins>
    </w:p>
    <w:p w14:paraId="26F53BA7" w14:textId="1F7C6F95" w:rsidR="00311F9B" w:rsidRDefault="0076226A">
      <w:pPr>
        <w:pStyle w:val="Body"/>
      </w:pPr>
      <w:ins w:id="57" w:author="Anderson, Riley Morgan" w:date="2024-11-08T13:38:00Z" w16du:dateUtc="2024-11-08T18:38:00Z">
        <w:r>
          <w:rPr>
            <w:noProof/>
            <w14:textOutline w14:w="0" w14:cap="rnd" w14:cmpd="sng" w14:algn="ctr">
              <w14:noFill/>
              <w14:prstDash w14:val="solid"/>
              <w14:bevel/>
            </w14:textOutline>
          </w:rPr>
          <w:lastRenderedPageBreak/>
          <w:drawing>
            <wp:inline distT="0" distB="0" distL="0" distR="0" wp14:anchorId="03D15D4E" wp14:editId="1AFAA386">
              <wp:extent cx="3467100" cy="2600325"/>
              <wp:effectExtent l="0" t="0" r="0" b="9525"/>
              <wp:docPr id="510013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3868" name="Picture 510013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4998" cy="2606249"/>
                      </a:xfrm>
                      <a:prstGeom prst="rect">
                        <a:avLst/>
                      </a:prstGeom>
                    </pic:spPr>
                  </pic:pic>
                </a:graphicData>
              </a:graphic>
            </wp:inline>
          </w:drawing>
        </w:r>
      </w:ins>
    </w:p>
    <w:p w14:paraId="0DEDC25E" w14:textId="73C12AA2" w:rsidR="00143BD0" w:rsidRDefault="00311F9B" w:rsidP="00143BD0">
      <w:pPr>
        <w:pStyle w:val="Body"/>
        <w:rPr>
          <w:ins w:id="58" w:author="Anderson, Riley Morgan" w:date="2024-11-08T13:38:00Z" w16du:dateUtc="2024-11-08T18:38:00Z"/>
        </w:rPr>
      </w:pPr>
      <w:ins w:id="59" w:author="Anderson, Riley Morgan" w:date="2024-11-08T12:41:00Z" w16du:dateUtc="2024-11-08T17:41:00Z">
        <w:r w:rsidRPr="00793C05">
          <w:rPr>
            <w:b/>
            <w:bCs/>
            <w:rPrChange w:id="60" w:author="Anderson, Riley Morgan" w:date="2024-11-08T12:42:00Z" w16du:dateUtc="2024-11-08T17:42:00Z">
              <w:rPr/>
            </w:rPrChange>
          </w:rPr>
          <w:t>Species accumulation curves</w:t>
        </w:r>
        <w:r>
          <w:t xml:space="preserve"> for all site</w:t>
        </w:r>
      </w:ins>
      <w:ins w:id="61" w:author="Anderson, Riley Morgan" w:date="2024-11-08T12:43:00Z" w16du:dateUtc="2024-11-08T17:43:00Z">
        <w:r w:rsidR="00793C05">
          <w:t>s</w:t>
        </w:r>
      </w:ins>
      <w:ins w:id="62" w:author="Anderson, Riley Morgan" w:date="2024-11-08T12:41:00Z" w16du:dateUtc="2024-11-08T17:41:00Z">
        <w:r>
          <w:t xml:space="preserve"> (</w:t>
        </w:r>
      </w:ins>
      <w:ins w:id="63" w:author="Anderson, Riley Morgan" w:date="2024-11-08T12:42:00Z" w16du:dateUtc="2024-11-08T17:42:00Z">
        <w:r>
          <w:t xml:space="preserve">grey), </w:t>
        </w:r>
        <w:r w:rsidR="00793C05">
          <w:t>Boeing Plane Field (yellow), Port of Seattle (blue), and Seattle City Lights (green).</w:t>
        </w:r>
      </w:ins>
      <w:ins w:id="64" w:author="Anderson, Riley Morgan" w:date="2024-11-08T12:43:00Z" w16du:dateUtc="2024-11-08T17:43:00Z">
        <w:r w:rsidR="00793C05">
          <w:t xml:space="preserve"> Collection effort was defined as the number of sampling sites, that is, the number of </w:t>
        </w:r>
      </w:ins>
      <w:ins w:id="65" w:author="Anderson, Riley Morgan" w:date="2024-11-08T12:44:00Z" w16du:dateUtc="2024-11-08T17:44:00Z">
        <w:r w:rsidR="00793C05">
          <w:t>subsites within each site for each year.</w:t>
        </w:r>
      </w:ins>
    </w:p>
    <w:p w14:paraId="016951C0" w14:textId="245467D9" w:rsidR="0076226A" w:rsidRDefault="005A153B" w:rsidP="00143BD0">
      <w:pPr>
        <w:pStyle w:val="Body"/>
        <w:rPr>
          <w:ins w:id="66" w:author="Anderson, Riley Morgan" w:date="2024-11-08T13:59:00Z" w16du:dateUtc="2024-11-08T18:59:00Z"/>
        </w:rPr>
      </w:pPr>
      <w:ins w:id="67" w:author="Anderson, Riley Morgan" w:date="2024-11-25T16:51:00Z" w16du:dateUtc="2024-11-25T21:51:00Z">
        <w:r>
          <w:t>---4 lines are traps, 5</w:t>
        </w:r>
        <w:r w:rsidRPr="005A153B">
          <w:rPr>
            <w:vertAlign w:val="superscript"/>
            <w:rPrChange w:id="68" w:author="Anderson, Riley Morgan" w:date="2024-11-25T16:51:00Z" w16du:dateUtc="2024-11-25T21:51:00Z">
              <w:rPr/>
            </w:rPrChange>
          </w:rPr>
          <w:t>th</w:t>
        </w:r>
        <w:r>
          <w:t xml:space="preserve"> line is trap and net (aggregate)</w:t>
        </w:r>
      </w:ins>
    </w:p>
    <w:p w14:paraId="6D131A34" w14:textId="77777777" w:rsidR="004D25FD" w:rsidRDefault="004D25FD" w:rsidP="00143BD0">
      <w:pPr>
        <w:pStyle w:val="Body"/>
        <w:rPr>
          <w:ins w:id="69" w:author="Anderson, Riley Morgan" w:date="2024-11-08T13:59:00Z" w16du:dateUtc="2024-11-08T18:59:00Z"/>
        </w:rPr>
      </w:pPr>
    </w:p>
    <w:p w14:paraId="13A00EAA" w14:textId="647256A8" w:rsidR="004D25FD" w:rsidRDefault="004D25FD" w:rsidP="00143BD0">
      <w:pPr>
        <w:pStyle w:val="Body"/>
        <w:rPr>
          <w:ins w:id="70" w:author="Anderson, Riley Morgan" w:date="2024-11-08T14:01:00Z" w16du:dateUtc="2024-11-08T19:01:00Z"/>
        </w:rPr>
      </w:pPr>
      <w:ins w:id="71" w:author="Anderson, Riley Morgan" w:date="2024-11-08T13:59:00Z" w16du:dateUtc="2024-11-08T18:59:00Z">
        <w:r>
          <w:rPr>
            <w:noProof/>
            <w14:textOutline w14:w="0" w14:cap="rnd" w14:cmpd="sng" w14:algn="ctr">
              <w14:noFill/>
              <w14:prstDash w14:val="solid"/>
              <w14:bevel/>
            </w14:textOutline>
          </w:rPr>
          <w:lastRenderedPageBreak/>
          <w:drawing>
            <wp:inline distT="0" distB="0" distL="0" distR="0" wp14:anchorId="35FBDBC3" wp14:editId="5C44BCBA">
              <wp:extent cx="5943600" cy="4457700"/>
              <wp:effectExtent l="0" t="0" r="0" b="0"/>
              <wp:docPr id="963690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0992" name="Picture 9636909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ins w:id="72" w:author="Anderson, Riley Morgan" w:date="2024-11-08T14:00:00Z" w16du:dateUtc="2024-11-08T19:00:00Z">
        <w:r w:rsidRPr="004D25FD">
          <w:rPr>
            <w:b/>
            <w:bCs/>
            <w:rPrChange w:id="73" w:author="Anderson, Riley Morgan" w:date="2024-11-08T14:01:00Z" w16du:dateUtc="2024-11-08T19:01:00Z">
              <w:rPr/>
            </w:rPrChange>
          </w:rPr>
          <w:t>Chao richness estimates.</w:t>
        </w:r>
        <w:r>
          <w:t xml:space="preserve"> </w:t>
        </w:r>
      </w:ins>
      <w:ins w:id="74" w:author="Anderson, Riley Morgan" w:date="2024-11-08T14:00:00Z">
        <w:r w:rsidRPr="004D25FD">
          <w:t>Points are Chao1 minimum estimated species richness, triangles are raw species counts at each substation within each site. Chao richness estimates are lifted by an additive parameter that accounts for rare species likely missed in the sampling. The data exclude some morphospecies, and all net caught records.</w:t>
        </w:r>
      </w:ins>
    </w:p>
    <w:p w14:paraId="217BD66F" w14:textId="77777777" w:rsidR="004D25FD" w:rsidRDefault="004D25FD" w:rsidP="00143BD0">
      <w:pPr>
        <w:pStyle w:val="Body"/>
      </w:pPr>
    </w:p>
    <w:p w14:paraId="6832385B" w14:textId="4A4E6F07" w:rsidR="00143BD0" w:rsidRDefault="00143BD0" w:rsidP="00143BD0">
      <w:pPr>
        <w:pStyle w:val="Body"/>
      </w:pPr>
      <w:r>
        <w:t>We found &lt;</w:t>
      </w:r>
      <w:ins w:id="75"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571CF1CC" w:rsidR="003F06ED" w:rsidRDefault="003F06ED" w:rsidP="00143BD0">
      <w:pPr>
        <w:pStyle w:val="Body"/>
      </w:pPr>
      <w:r>
        <w:t xml:space="preserve">Species which were represented by a single specimen (“singletons”) have a disproportionate influence on some analyses, such as Chao richness and NMDS </w:t>
      </w:r>
      <w:r w:rsidR="000F747E">
        <w:t xml:space="preserve">() </w:t>
      </w:r>
      <w:r>
        <w:t>and may have special significance regarding collecting technique, conservation, and biogeography</w:t>
      </w:r>
      <w:r w:rsidR="000F747E">
        <w:t xml:space="preserve"> ()</w:t>
      </w:r>
      <w:r>
        <w:t xml:space="preserve">. &lt;&gt; of our recovered species </w:t>
      </w:r>
      <w:r w:rsidR="00151E1E">
        <w:t xml:space="preserve">(&lt;&gt; proportion of total richness) </w:t>
      </w:r>
      <w:r>
        <w:t xml:space="preserve">were represented by singletons, which are listed in Table 3.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supplement traps, we counted &lt;&gt; species that were collected only by net, representing &lt;&gt; of total richness and these are also listed in Table 3</w:t>
      </w:r>
      <w:r w:rsidR="00151E1E">
        <w:t>, with an indication of those species for which only males were netted and for which at least one female was trap</w:t>
      </w:r>
      <w:r w:rsidR="00BA6D24">
        <w:t>-</w:t>
      </w:r>
      <w:r w:rsidR="00151E1E">
        <w:t>collected &lt;use an asterisk in the net-collected column&gt;</w:t>
      </w:r>
      <w:r>
        <w:t>.</w:t>
      </w:r>
    </w:p>
    <w:p w14:paraId="570E9536" w14:textId="7669E84D" w:rsidR="00151E1E" w:rsidRDefault="00151E1E" w:rsidP="00143BD0">
      <w:pPr>
        <w:pStyle w:val="Body"/>
      </w:pPr>
      <w:r>
        <w:lastRenderedPageBreak/>
        <w:t>Males are often underrepresented in collections for various reasons; we finally list in Table 3 species for which we collected no males by either traps or netting.</w:t>
      </w:r>
      <w:ins w:id="76" w:author="Anderson, Riley Morgan" w:date="2024-11-08T13:39:00Z" w16du:dateUtc="2024-11-08T18:39:00Z">
        <w:r w:rsidR="0076226A">
          <w:t xml:space="preserve"> (I don’t have any of this, but can create it if we want it)</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77" w:author="Anderson, Riley Morgan" w:date="2024-11-08T13:42:00Z" w16du:dateUtc="2024-11-08T18:42:00Z">
        <w:r w:rsidR="0076226A">
          <w:t>575</w:t>
        </w:r>
      </w:ins>
      <w:r>
        <w:t xml:space="preserve">&gt; specimens of </w:t>
      </w:r>
      <w:r w:rsidRPr="0076226A">
        <w:rPr>
          <w:i/>
          <w:iCs/>
          <w:rPrChange w:id="78" w:author="Anderson, Riley Morgan" w:date="2024-11-08T13:46:00Z" w16du:dateUtc="2024-11-08T18:46:00Z">
            <w:rPr/>
          </w:rPrChange>
        </w:rPr>
        <w:t>Apis mellifera</w:t>
      </w:r>
      <w:ins w:id="79" w:author="Anderson, Riley Morgan" w:date="2024-11-08T13:44:00Z" w16du:dateUtc="2024-11-08T18:44:00Z">
        <w:r w:rsidR="0076226A">
          <w:t xml:space="preserve">, representing 2.26 </w:t>
        </w:r>
      </w:ins>
      <w:ins w:id="80" w:author="Anderson, Riley Morgan" w:date="2024-11-08T13:45:00Z" w16du:dateUtc="2024-11-08T18:45:00Z">
        <w:r w:rsidR="0076226A">
          <w:t>% (575/25441).</w:t>
        </w:r>
      </w:ins>
      <w:ins w:id="81" w:author="Anderson, Riley Morgan" w:date="2024-11-08T13:46:00Z" w16du:dateUtc="2024-11-08T18:46:00Z">
        <w:r w:rsidR="0076226A">
          <w:t xml:space="preserve"> Of the 575 </w:t>
        </w:r>
        <w:r w:rsidR="0076226A" w:rsidRPr="0076226A">
          <w:rPr>
            <w:i/>
            <w:iCs/>
            <w:rPrChange w:id="82" w:author="Anderson, Riley Morgan" w:date="2024-11-08T13:46:00Z" w16du:dateUtc="2024-11-08T18:46:00Z">
              <w:rPr/>
            </w:rPrChange>
          </w:rPr>
          <w:t>A. mellifera</w:t>
        </w:r>
        <w:r w:rsidR="0076226A">
          <w:t xml:space="preserve"> specimens, </w:t>
        </w:r>
      </w:ins>
      <w:ins w:id="83" w:author="Anderson, Riley Morgan" w:date="2024-11-08T13:48:00Z" w16du:dateUtc="2024-11-08T18:48:00Z">
        <w:r w:rsidR="00DF04C3">
          <w:t>213 (37.04 %) were collected by net</w:t>
        </w:r>
      </w:ins>
      <w:ins w:id="84" w:author="Anderson, Riley Morgan" w:date="2024-11-08T13:49:00Z" w16du:dateUtc="2024-11-08T18:49:00Z">
        <w:r w:rsidR="00DF04C3">
          <w:t xml:space="preserve"> with the remainder </w:t>
        </w:r>
      </w:ins>
      <w:del w:id="85"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E1C09AE"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p>
    <w:p w14:paraId="17A1E79C" w14:textId="77777777" w:rsidR="00965EE5" w:rsidRDefault="00965EE5" w:rsidP="00965EE5">
      <w:pPr>
        <w:rPr>
          <w:rFonts w:ascii="Helvetica Neue" w:hAnsi="Helvetica Neue"/>
          <w:u w:val="single"/>
        </w:rPr>
      </w:pPr>
    </w:p>
    <w:p w14:paraId="7D4BCD72" w14:textId="41010524" w:rsidR="00965EE5" w:rsidRDefault="00965EE5" w:rsidP="00965EE5">
      <w:pPr>
        <w:rPr>
          <w:rFonts w:ascii="Helvetica Neue" w:hAnsi="Helvetica Neue"/>
          <w:u w:val="single"/>
        </w:rPr>
      </w:pPr>
      <w:r>
        <w:rPr>
          <w:rFonts w:ascii="Helvetica Neue" w:hAnsi="Helvetica Neue"/>
          <w:u w:val="single"/>
        </w:rPr>
        <w:t>Analytical</w:t>
      </w:r>
      <w:r w:rsidRPr="00965EE5">
        <w:rPr>
          <w:rFonts w:ascii="Helvetica Neue" w:hAnsi="Helvetica Neue"/>
          <w:u w:val="single"/>
        </w:rPr>
        <w:t xml:space="preserve"> findings</w:t>
      </w:r>
    </w:p>
    <w:p w14:paraId="601581BA" w14:textId="77777777" w:rsidR="00965EE5" w:rsidRPr="00965EE5" w:rsidRDefault="00965EE5" w:rsidP="00965EE5">
      <w:pPr>
        <w:rPr>
          <w:rFonts w:ascii="Helvetica Neue" w:hAnsi="Helvetica Neue"/>
          <w:u w:val="single"/>
        </w:rPr>
      </w:pPr>
    </w:p>
    <w:p w14:paraId="6756857C" w14:textId="77777777" w:rsidR="00965EE5" w:rsidRDefault="00965EE5" w:rsidP="00143BD0">
      <w:pPr>
        <w:pStyle w:val="Body"/>
      </w:pPr>
    </w:p>
    <w:p w14:paraId="77FE0C7E" w14:textId="4FAC2B0A" w:rsidR="00143BD0" w:rsidRDefault="00816ECA">
      <w:pPr>
        <w:pStyle w:val="Body"/>
      </w:pPr>
      <w:ins w:id="86"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786F2D30">
              <wp:extent cx="5943600" cy="594360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87" w:author="Anderson, Riley Morgan" w:date="2024-11-25T16:47:00Z" w16du:dateUtc="2024-11-25T21:47:00Z"/>
        </w:rPr>
      </w:pPr>
      <w:ins w:id="88" w:author="Anderson, Riley Morgan" w:date="2024-11-26T14:48:00Z" w16du:dateUtc="2024-11-26T19:48:00Z">
        <w:r w:rsidRPr="008C57DA">
          <w:rPr>
            <w:b/>
            <w:bCs/>
          </w:rPr>
          <w:t>Proportional abundance and unique species</w:t>
        </w:r>
      </w:ins>
      <w:ins w:id="89" w:author="Anderson, Riley Morgan" w:date="2024-11-26T14:50:00Z" w16du:dateUtc="2024-11-26T19:50:00Z">
        <w:r w:rsidR="00816ECA">
          <w:rPr>
            <w:b/>
            <w:bCs/>
          </w:rPr>
          <w:t>.</w:t>
        </w:r>
      </w:ins>
      <w:ins w:id="90" w:author="Anderson, Riley Morgan" w:date="2024-11-26T14:48:00Z" w16du:dateUtc="2024-11-26T19:48:00Z">
        <w:r w:rsidRPr="008C57DA">
          <w:rPr>
            <w:b/>
            <w:bCs/>
          </w:rPr>
          <w:t xml:space="preserve"> </w:t>
        </w:r>
        <w:r w:rsidRPr="00816ECA">
          <w:rPr>
            <w:rPrChange w:id="91" w:author="Anderson, Riley Morgan" w:date="2024-11-26T14:50:00Z" w16du:dateUtc="2024-11-26T19:50:00Z">
              <w:rPr>
                <w:b/>
                <w:bCs/>
              </w:rPr>
            </w:rPrChange>
          </w:rPr>
          <w:t>A) All sites collectively, B) POS, C) SCL, and D) BPF. Data are from trap collected records and exclude all net caught records. Data are pooled across years.</w:t>
        </w:r>
      </w:ins>
    </w:p>
    <w:p w14:paraId="6C25B010" w14:textId="77777777" w:rsidR="004D25FD" w:rsidRDefault="004D25FD">
      <w:pPr>
        <w:pStyle w:val="Body"/>
        <w:rPr>
          <w:ins w:id="92" w:author="Anderson, Riley Morgan" w:date="2024-11-26T14:51:00Z" w16du:dateUtc="2024-11-26T19:51:00Z"/>
        </w:rPr>
      </w:pPr>
    </w:p>
    <w:p w14:paraId="094A3DAA" w14:textId="77777777" w:rsidR="00816ECA" w:rsidRDefault="00816ECA">
      <w:pPr>
        <w:pStyle w:val="Body"/>
        <w:rPr>
          <w:ins w:id="93" w:author="Anderson, Riley Morgan" w:date="2024-11-26T14:51:00Z" w16du:dateUtc="2024-11-26T19:51:00Z"/>
        </w:rPr>
      </w:pPr>
    </w:p>
    <w:p w14:paraId="2FF15E22" w14:textId="66D41802" w:rsidR="00816ECA" w:rsidRDefault="00816ECA">
      <w:pPr>
        <w:pStyle w:val="Body"/>
        <w:rPr>
          <w:ins w:id="94" w:author="Anderson, Riley Morgan" w:date="2024-11-26T14:51:00Z" w16du:dateUtc="2024-11-26T19:51:00Z"/>
        </w:rPr>
      </w:pPr>
      <w:ins w:id="95" w:author="Anderson, Riley Morgan" w:date="2024-11-26T14:51:00Z" w16du:dateUtc="2024-11-26T19:51:00Z">
        <w:r>
          <w:t>Alternatively:</w:t>
        </w:r>
      </w:ins>
    </w:p>
    <w:p w14:paraId="21543365" w14:textId="6229FB1B" w:rsidR="00816ECA" w:rsidRDefault="00816ECA">
      <w:pPr>
        <w:pStyle w:val="Body"/>
        <w:rPr>
          <w:ins w:id="96" w:author="Anderson, Riley Morgan" w:date="2024-11-26T14:56:00Z" w16du:dateUtc="2024-11-26T19:56:00Z"/>
        </w:rPr>
      </w:pPr>
      <w:ins w:id="97"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7E96AF33">
              <wp:extent cx="5943600" cy="8105140"/>
              <wp:effectExtent l="0" t="0" r="0" b="0"/>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105140"/>
                      </a:xfrm>
                      <a:prstGeom prst="rect">
                        <a:avLst/>
                      </a:prstGeom>
                    </pic:spPr>
                  </pic:pic>
                </a:graphicData>
              </a:graphic>
            </wp:inline>
          </w:drawing>
        </w:r>
      </w:ins>
    </w:p>
    <w:p w14:paraId="64717FBF" w14:textId="205DE172" w:rsidR="00816ECA" w:rsidRDefault="00816ECA">
      <w:pPr>
        <w:pStyle w:val="Body"/>
        <w:rPr>
          <w:ins w:id="98" w:author="Anderson, Riley Morgan" w:date="2024-11-26T14:56:00Z" w16du:dateUtc="2024-11-26T19:56:00Z"/>
        </w:rPr>
      </w:pPr>
      <w:ins w:id="99" w:author="Anderson, Riley Morgan" w:date="2024-11-26T14:56:00Z" w16du:dateUtc="2024-11-26T19:56:00Z">
        <w:r w:rsidRPr="00816ECA">
          <w:rPr>
            <w:b/>
            <w:bCs/>
            <w:rPrChange w:id="100" w:author="Anderson, Riley Morgan" w:date="2024-11-26T14:56:00Z" w16du:dateUtc="2024-11-26T19:56:00Z">
              <w:rPr/>
            </w:rPrChange>
          </w:rPr>
          <w:lastRenderedPageBreak/>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101" w:author="Anderson, Riley Morgan" w:date="2024-11-26T14:56:00Z" w16du:dateUtc="2024-11-26T19:56:00Z"/>
        </w:rPr>
      </w:pPr>
    </w:p>
    <w:p w14:paraId="1336E9D1" w14:textId="77BFA658" w:rsidR="00816ECA" w:rsidRDefault="00816ECA">
      <w:pPr>
        <w:pStyle w:val="Body"/>
        <w:rPr>
          <w:ins w:id="102" w:author="Anderson, Riley Morgan" w:date="2024-11-26T14:56:00Z" w16du:dateUtc="2024-11-26T19:56:00Z"/>
        </w:rPr>
      </w:pPr>
      <w:ins w:id="103" w:author="Anderson, Riley Morgan" w:date="2024-11-26T14:56:00Z" w16du:dateUtc="2024-11-26T19:56:00Z">
        <w:r>
          <w:t>Or:</w:t>
        </w:r>
      </w:ins>
    </w:p>
    <w:p w14:paraId="1E16007F" w14:textId="77777777" w:rsidR="00816ECA" w:rsidRDefault="00816ECA">
      <w:pPr>
        <w:pStyle w:val="Body"/>
        <w:rPr>
          <w:ins w:id="104" w:author="Anderson, Riley Morgan" w:date="2024-11-26T14:56:00Z" w16du:dateUtc="2024-11-26T19:56:00Z"/>
        </w:rPr>
      </w:pPr>
    </w:p>
    <w:p w14:paraId="7530546A" w14:textId="68CB8777" w:rsidR="00816ECA" w:rsidRDefault="00816ECA">
      <w:pPr>
        <w:pStyle w:val="Body"/>
        <w:rPr>
          <w:ins w:id="105" w:author="Anderson, Riley Morgan" w:date="2024-11-26T14:56:00Z" w16du:dateUtc="2024-11-26T19:56:00Z"/>
        </w:rPr>
      </w:pPr>
      <w:ins w:id="106"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58772BEE">
              <wp:extent cx="5943600" cy="35661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0F4D4170" w14:textId="77777777" w:rsidR="00816ECA" w:rsidRDefault="00816ECA">
      <w:pPr>
        <w:pStyle w:val="Body"/>
        <w:rPr>
          <w:ins w:id="107" w:author="Anderson, Riley Morgan" w:date="2024-11-26T14:56:00Z" w16du:dateUtc="2024-11-26T19:56:00Z"/>
        </w:rPr>
      </w:pPr>
    </w:p>
    <w:p w14:paraId="779A390D" w14:textId="1C520457" w:rsidR="00816ECA" w:rsidRDefault="00816ECA">
      <w:pPr>
        <w:pStyle w:val="Body"/>
        <w:rPr>
          <w:ins w:id="108" w:author="Anderson, Riley Morgan" w:date="2024-11-26T14:57:00Z" w16du:dateUtc="2024-11-26T19:57:00Z"/>
        </w:rPr>
      </w:pPr>
      <w:ins w:id="109" w:author="Anderson, Riley Morgan" w:date="2024-11-26T14:57:00Z" w16du:dateUtc="2024-11-26T19:57:00Z">
        <w:r w:rsidRPr="00816ECA">
          <w:rPr>
            <w:b/>
            <w:bCs/>
            <w:rPrChange w:id="110" w:author="Anderson, Riley Morgan" w:date="2024-11-26T14:57:00Z" w16du:dateUtc="2024-11-26T19:57:00Z">
              <w:rPr/>
            </w:rPrChange>
          </w:rPr>
          <w:t>Proportional abundance and unique species</w:t>
        </w:r>
        <w:r w:rsidRPr="00816ECA">
          <w:t xml:space="preserve"> for A) trap caught records and B) net caught records. Data combine records across all sites and years.</w:t>
        </w:r>
      </w:ins>
    </w:p>
    <w:p w14:paraId="133C4523" w14:textId="77777777" w:rsidR="00816ECA" w:rsidRDefault="00816ECA">
      <w:pPr>
        <w:pStyle w:val="Body"/>
        <w:rPr>
          <w:ins w:id="111" w:author="Anderson, Riley Morgan" w:date="2024-11-26T14:58:00Z" w16du:dateUtc="2024-11-26T19:58:00Z"/>
        </w:rPr>
      </w:pPr>
    </w:p>
    <w:p w14:paraId="02DE4AFE" w14:textId="5FDFE8E4" w:rsidR="00816ECA" w:rsidRDefault="00816ECA">
      <w:pPr>
        <w:pStyle w:val="Body"/>
        <w:rPr>
          <w:ins w:id="112" w:author="Anderson, Riley Morgan" w:date="2024-11-26T14:58:00Z" w16du:dateUtc="2024-11-26T19:58:00Z"/>
        </w:rPr>
      </w:pPr>
      <w:ins w:id="113" w:author="Anderson, Riley Morgan" w:date="2024-11-26T14:58:00Z" w16du:dateUtc="2024-11-26T19:58:00Z">
        <w:r>
          <w:t xml:space="preserve">Or: </w:t>
        </w:r>
      </w:ins>
    </w:p>
    <w:p w14:paraId="6F8AB70F" w14:textId="7C6F0C17" w:rsidR="00816ECA" w:rsidRDefault="00816ECA">
      <w:pPr>
        <w:pStyle w:val="Body"/>
        <w:rPr>
          <w:ins w:id="114" w:author="Anderson, Riley Morgan" w:date="2024-11-26T14:56:00Z" w16du:dateUtc="2024-11-26T19:56:00Z"/>
        </w:rPr>
      </w:pPr>
      <w:ins w:id="115" w:author="Anderson, Riley Morgan" w:date="2024-11-26T14:58:00Z" w16du:dateUtc="2024-11-26T19:58:00Z">
        <w:r>
          <w:rPr>
            <w:noProof/>
            <w14:textOutline w14:w="0" w14:cap="rnd" w14:cmpd="sng" w14:algn="ctr">
              <w14:noFill/>
              <w14:prstDash w14:val="solid"/>
              <w14:bevel/>
            </w14:textOutline>
          </w:rPr>
          <w:lastRenderedPageBreak/>
          <w:drawing>
            <wp:inline distT="0" distB="0" distL="0" distR="0" wp14:anchorId="4B2FB9E1" wp14:editId="64F1CB95">
              <wp:extent cx="5943600" cy="3566160"/>
              <wp:effectExtent l="0" t="0" r="0" b="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37BFEDE9" w14:textId="77777777" w:rsidR="00816ECA" w:rsidRDefault="00816ECA">
      <w:pPr>
        <w:pStyle w:val="Body"/>
        <w:rPr>
          <w:ins w:id="116" w:author="Anderson, Riley Morgan" w:date="2024-11-26T14:56:00Z" w16du:dateUtc="2024-11-26T19:56:00Z"/>
        </w:rPr>
      </w:pPr>
    </w:p>
    <w:p w14:paraId="75582CF6" w14:textId="6552B037" w:rsidR="00816ECA" w:rsidRDefault="00816ECA">
      <w:pPr>
        <w:pStyle w:val="Body"/>
        <w:rPr>
          <w:ins w:id="117" w:author="Anderson, Riley Morgan" w:date="2024-11-25T17:01:00Z" w16du:dateUtc="2024-11-25T22:01:00Z"/>
        </w:rPr>
      </w:pPr>
      <w:ins w:id="118" w:author="Anderson, Riley Morgan" w:date="2024-11-26T14:58:00Z" w16du:dateUtc="2024-11-26T19:58:00Z">
        <w:r w:rsidRPr="00816ECA">
          <w:rPr>
            <w:b/>
            <w:bCs/>
            <w:rPrChange w:id="119" w:author="Anderson, Riley Morgan" w:date="2024-11-26T14:58:00Z" w16du:dateUtc="2024-11-26T19:58:00Z">
              <w:rPr/>
            </w:rPrChange>
          </w:rPr>
          <w:t>Proportional abundance and unique species</w:t>
        </w:r>
        <w:r w:rsidRPr="00816ECA">
          <w:t xml:space="preserve"> for A) all net and trap caught records and B) net caught records only. Data combine records across all sites and years.</w:t>
        </w:r>
      </w:ins>
    </w:p>
    <w:p w14:paraId="3A242CEC" w14:textId="4382A3F7" w:rsidR="005A153B" w:rsidRDefault="005A153B" w:rsidP="005A153B">
      <w:pPr>
        <w:pStyle w:val="Body"/>
        <w:rPr>
          <w:ins w:id="120" w:author="Anderson, Riley Morgan" w:date="2024-11-26T16:28:00Z" w16du:dateUtc="2024-11-26T21:28:00Z"/>
        </w:rPr>
      </w:pPr>
    </w:p>
    <w:p w14:paraId="7D9D76C6" w14:textId="5D5077DE" w:rsidR="00A027D5" w:rsidRDefault="00A027D5" w:rsidP="005A153B">
      <w:pPr>
        <w:pStyle w:val="Body"/>
        <w:rPr>
          <w:ins w:id="121" w:author="Anderson, Riley Morgan" w:date="2024-11-25T17:01:00Z" w16du:dateUtc="2024-11-25T22:01:00Z"/>
        </w:rPr>
      </w:pPr>
      <w:ins w:id="122" w:author="Anderson, Riley Morgan" w:date="2024-11-26T16:28:00Z" w16du:dateUtc="2024-11-26T21:28:00Z">
        <w:r>
          <w:rPr>
            <w:noProof/>
            <w14:textOutline w14:w="0" w14:cap="rnd" w14:cmpd="sng" w14:algn="ctr">
              <w14:noFill/>
              <w14:prstDash w14:val="solid"/>
              <w14:bevel/>
            </w14:textOutline>
          </w:rPr>
          <w:lastRenderedPageBreak/>
          <w:drawing>
            <wp:inline distT="0" distB="0" distL="0" distR="0" wp14:anchorId="731375BC" wp14:editId="2CE39F5B">
              <wp:extent cx="5943600" cy="4457700"/>
              <wp:effectExtent l="0" t="0" r="0" b="0"/>
              <wp:docPr id="6127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3002" name="Picture 6127030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8DC29FC" w14:textId="77777777" w:rsidR="005A153B" w:rsidRPr="002E1C4D" w:rsidRDefault="005A153B" w:rsidP="005A153B">
      <w:pPr>
        <w:pStyle w:val="Body"/>
        <w:rPr>
          <w:ins w:id="123" w:author="Anderson, Riley Morgan" w:date="2024-11-25T17:01:00Z" w16du:dateUtc="2024-11-25T22:01:00Z"/>
        </w:rPr>
      </w:pPr>
      <w:ins w:id="124"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125" w:author="Anderson, Riley Morgan" w:date="2024-11-08T14:04:00Z" w16du:dateUtc="2024-11-08T19:04:00Z"/>
        </w:rPr>
      </w:pPr>
    </w:p>
    <w:p w14:paraId="136EF28E" w14:textId="4B0A427E" w:rsidR="004D25FD" w:rsidRDefault="004D25FD">
      <w:pPr>
        <w:pStyle w:val="Body"/>
      </w:pPr>
      <w:ins w:id="126" w:author="Anderson, Riley Morgan" w:date="2024-11-08T14:05:00Z" w16du:dateUtc="2024-11-08T19:05:00Z">
        <w:r>
          <w:rPr>
            <w:noProof/>
            <w14:textOutline w14:w="0" w14:cap="rnd" w14:cmpd="sng" w14:algn="ctr">
              <w14:noFill/>
              <w14:prstDash w14:val="solid"/>
              <w14:bevel/>
            </w14:textOutline>
          </w:rPr>
          <w:lastRenderedPageBreak/>
          <w:drawing>
            <wp:inline distT="0" distB="0" distL="0" distR="0" wp14:anchorId="63A5B443" wp14:editId="0F55CC05">
              <wp:extent cx="5943600" cy="4457700"/>
              <wp:effectExtent l="0" t="0" r="0" b="0"/>
              <wp:docPr id="27355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5513" name="Picture 273555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29D7E7B" w14:textId="77777777" w:rsidR="00963487" w:rsidRDefault="00963487">
      <w:pPr>
        <w:pStyle w:val="Body"/>
      </w:pPr>
    </w:p>
    <w:p w14:paraId="6470C7A9" w14:textId="03394616" w:rsidR="00963487" w:rsidRDefault="006B0F4F">
      <w:pPr>
        <w:pStyle w:val="Body"/>
        <w:rPr>
          <w:ins w:id="127" w:author="Anderson, Riley Morgan" w:date="2024-11-08T14:29:00Z" w16du:dateUtc="2024-11-08T19:29:00Z"/>
        </w:rPr>
      </w:pPr>
      <w:ins w:id="128" w:author="Anderson, Riley Morgan" w:date="2024-11-08T14:10:00Z" w16du:dateUtc="2024-11-08T19:10:00Z">
        <w:r w:rsidRPr="002D5083">
          <w:rPr>
            <w:b/>
            <w:bCs/>
            <w:rPrChange w:id="129" w:author="Anderson, Riley Morgan" w:date="2024-11-08T14:28:00Z" w16du:dateUtc="2024-11-08T19:28:00Z">
              <w:rPr/>
            </w:rPrChange>
          </w:rPr>
          <w:t xml:space="preserve">Distributional abundance of </w:t>
        </w:r>
      </w:ins>
      <w:ins w:id="130" w:author="Anderson, Riley Morgan" w:date="2024-11-08T14:11:00Z" w16du:dateUtc="2024-11-08T19:11:00Z">
        <w:r w:rsidRPr="002D5083">
          <w:rPr>
            <w:b/>
            <w:bCs/>
            <w:rPrChange w:id="131" w:author="Anderson, Riley Morgan" w:date="2024-11-08T14:28:00Z" w16du:dateUtc="2024-11-08T19:28:00Z">
              <w:rPr/>
            </w:rPrChange>
          </w:rPr>
          <w:t>genera across time.</w:t>
        </w:r>
        <w:r>
          <w:t xml:space="preserve"> </w:t>
        </w:r>
      </w:ins>
      <w:ins w:id="132" w:author="Anderson, Riley Morgan" w:date="2024-11-08T14:14:00Z" w16du:dateUtc="2024-11-08T19:14:00Z">
        <w:r>
          <w:t xml:space="preserve">Kernel density estimation </w:t>
        </w:r>
      </w:ins>
      <w:ins w:id="133" w:author="Anderson, Riley Morgan" w:date="2024-11-08T14:20:00Z" w16du:dateUtc="2024-11-08T19:20:00Z">
        <w:r w:rsidR="002D5083">
          <w:t xml:space="preserve">with Silverman’s smoothing parameter = </w:t>
        </w:r>
      </w:ins>
      <w:ins w:id="134" w:author="Anderson, Riley Morgan" w:date="2024-11-08T14:21:00Z" w16du:dateUtc="2024-11-08T19:21:00Z">
        <w:r w:rsidR="002D5083">
          <w:t xml:space="preserve">1.27. </w:t>
        </w:r>
      </w:ins>
      <w:ins w:id="135" w:author="Anderson, Riley Morgan" w:date="2024-11-08T14:11:00Z" w16du:dateUtc="2024-11-08T19:11:00Z">
        <w:r>
          <w:t>Data are pooled across sites and years</w:t>
        </w:r>
      </w:ins>
      <w:ins w:id="136" w:author="Anderson, Riley Morgan" w:date="2024-11-08T14:21:00Z" w16du:dateUtc="2024-11-08T19:21:00Z">
        <w:r w:rsidR="002D5083">
          <w:t xml:space="preserve"> with the total number of records for each genus displayed on the right. The vertical dashed lines repres</w:t>
        </w:r>
      </w:ins>
      <w:ins w:id="137" w:author="Anderson, Riley Morgan" w:date="2024-11-08T14:22:00Z" w16du:dateUtc="2024-11-08T19:22:00Z">
        <w:r w:rsidR="002D5083">
          <w:t xml:space="preserve">ent 21 March, 21 June, and 21 September. Genera are </w:t>
        </w:r>
      </w:ins>
      <w:ins w:id="138" w:author="Anderson, Riley Morgan" w:date="2024-11-08T14:28:00Z" w16du:dateUtc="2024-11-08T19:28:00Z">
        <w:r w:rsidR="002D5083">
          <w:t>arranged from</w:t>
        </w:r>
      </w:ins>
      <w:ins w:id="139" w:author="Anderson, Riley Morgan" w:date="2024-11-08T14:23:00Z" w16du:dateUtc="2024-11-08T19:23:00Z">
        <w:r w:rsidR="002D5083">
          <w:t xml:space="preserve"> top to bottom by the </w:t>
        </w:r>
      </w:ins>
      <w:ins w:id="140" w:author="Anderson, Riley Morgan" w:date="2024-11-08T14:26:00Z" w16du:dateUtc="2024-11-08T19:26:00Z">
        <w:r w:rsidR="002D5083">
          <w:t xml:space="preserve">mode of their abundance binned at each week, such that early season </w:t>
        </w:r>
      </w:ins>
      <w:ins w:id="141" w:author="Anderson, Riley Morgan" w:date="2024-11-08T14:27:00Z" w16du:dateUtc="2024-11-08T19:27:00Z">
        <w:r w:rsidR="002D5083">
          <w:t>genera are at the top, while late season genera are at the bottom.</w:t>
        </w:r>
      </w:ins>
    </w:p>
    <w:p w14:paraId="0920E2C1" w14:textId="77777777" w:rsidR="002D5083" w:rsidRDefault="002D5083">
      <w:pPr>
        <w:pStyle w:val="Body"/>
        <w:rPr>
          <w:ins w:id="142" w:author="Anderson, Riley Morgan" w:date="2024-11-25T16:45:00Z" w16du:dateUtc="2024-11-25T21:45:00Z"/>
        </w:rPr>
      </w:pPr>
    </w:p>
    <w:p w14:paraId="73128B5E" w14:textId="799F9A68" w:rsidR="00607F5D" w:rsidRDefault="00607F5D">
      <w:pPr>
        <w:pStyle w:val="Body"/>
        <w:rPr>
          <w:ins w:id="143" w:author="Anderson, Riley Morgan" w:date="2024-11-08T14:29:00Z" w16du:dateUtc="2024-11-08T19:29:00Z"/>
        </w:rPr>
      </w:pPr>
      <w:ins w:id="144" w:author="Anderson, Riley Morgan" w:date="2024-11-25T16:45:00Z" w16du:dateUtc="2024-11-25T21:45:00Z">
        <w:r>
          <w:t xml:space="preserve">----Use net and trap for </w:t>
        </w:r>
        <w:proofErr w:type="spellStart"/>
        <w:r>
          <w:t>ridgeplots</w:t>
        </w:r>
      </w:ins>
      <w:proofErr w:type="spellEnd"/>
      <w:ins w:id="145" w:author="Anderson, Riley Morgan" w:date="2024-11-25T16:55:00Z" w16du:dateUtc="2024-11-25T21:55:00Z">
        <w:r w:rsidR="005A153B">
          <w:t>, use all morphospecies</w:t>
        </w:r>
      </w:ins>
    </w:p>
    <w:p w14:paraId="082545C7" w14:textId="4C230503" w:rsidR="002D5083" w:rsidRDefault="00E10CD3">
      <w:pPr>
        <w:pStyle w:val="Body"/>
        <w:rPr>
          <w:ins w:id="146" w:author="Anderson, Riley Morgan" w:date="2024-11-08T14:29:00Z" w16du:dateUtc="2024-11-08T19:29:00Z"/>
        </w:rPr>
      </w:pPr>
      <w:ins w:id="147"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42017E9C" w:rsidR="002D5083" w:rsidRDefault="002D5083">
      <w:pPr>
        <w:pStyle w:val="Body"/>
        <w:rPr>
          <w:ins w:id="148" w:author="Anderson, Riley Morgan" w:date="2024-11-08T14:30:00Z" w16du:dateUtc="2024-11-08T19:30:00Z"/>
        </w:rPr>
      </w:pPr>
      <w:ins w:id="149" w:author="Anderson, Riley Morgan" w:date="2024-11-08T14:30:00Z" w16du:dateUtc="2024-11-08T19:30:00Z">
        <w:r>
          <w:rPr>
            <w:noProof/>
            <w14:textOutline w14:w="0" w14:cap="rnd" w14:cmpd="sng" w14:algn="ctr">
              <w14:noFill/>
              <w14:prstDash w14:val="solid"/>
              <w14:bevel/>
            </w14:textOutline>
          </w:rPr>
          <w:lastRenderedPageBreak/>
          <w:drawing>
            <wp:inline distT="0" distB="0" distL="0" distR="0" wp14:anchorId="4E62FF9C" wp14:editId="1EE7D3BA">
              <wp:extent cx="5943600" cy="7429500"/>
              <wp:effectExtent l="0" t="0" r="0" b="0"/>
              <wp:docPr id="1912554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998" name="Picture 19125549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6DAAD72F" w14:textId="777B3D4F" w:rsidR="00D03170" w:rsidRDefault="00D03170" w:rsidP="00D03170">
      <w:pPr>
        <w:pStyle w:val="Body"/>
        <w:rPr>
          <w:ins w:id="150" w:author="Anderson, Riley Morgan" w:date="2024-11-08T14:32:00Z" w16du:dateUtc="2024-11-08T19:32:00Z"/>
        </w:rPr>
      </w:pPr>
      <w:ins w:id="151" w:author="Anderson, Riley Morgan" w:date="2024-11-08T14:30:00Z" w16du:dateUtc="2024-11-08T19:30:00Z">
        <w:r w:rsidRPr="004B43AC">
          <w:rPr>
            <w:b/>
            <w:bCs/>
          </w:rPr>
          <w:t xml:space="preserve">Distributional abundance of </w:t>
        </w:r>
        <w:r>
          <w:rPr>
            <w:b/>
            <w:bCs/>
          </w:rPr>
          <w:t>species</w:t>
        </w:r>
        <w:r w:rsidRPr="004B43AC">
          <w:rPr>
            <w:b/>
            <w:bCs/>
          </w:rPr>
          <w:t xml:space="preserve"> across time.</w:t>
        </w:r>
        <w:r>
          <w:t xml:space="preserve"> Kernel density estimation with Silverman’s smoothing parameter = 1.</w:t>
        </w:r>
      </w:ins>
      <w:ins w:id="152" w:author="Anderson, Riley Morgan" w:date="2024-11-08T14:31:00Z" w16du:dateUtc="2024-11-08T19:31:00Z">
        <w:r>
          <w:t>75</w:t>
        </w:r>
      </w:ins>
      <w:ins w:id="153" w:author="Anderson, Riley Morgan" w:date="2024-11-08T14:30:00Z" w16du:dateUtc="2024-11-08T19:30:00Z">
        <w:r>
          <w:t xml:space="preserve">. Data are pooled across sites and years with the total number of records for each </w:t>
        </w:r>
      </w:ins>
      <w:ins w:id="154" w:author="Anderson, Riley Morgan" w:date="2024-11-08T14:31:00Z" w16du:dateUtc="2024-11-08T19:31:00Z">
        <w:r>
          <w:t>species</w:t>
        </w:r>
      </w:ins>
      <w:ins w:id="155" w:author="Anderson, Riley Morgan" w:date="2024-11-08T14:30:00Z" w16du:dateUtc="2024-11-08T19:30:00Z">
        <w:r>
          <w:t xml:space="preserve"> displayed on the right.</w:t>
        </w:r>
      </w:ins>
      <w:ins w:id="156" w:author="Anderson, Riley Morgan" w:date="2024-11-08T14:31:00Z" w16du:dateUtc="2024-11-08T19:31:00Z">
        <w:r>
          <w:t xml:space="preserve"> Species with &lt;20 records are excluded.</w:t>
        </w:r>
      </w:ins>
      <w:ins w:id="157" w:author="Anderson, Riley Morgan" w:date="2024-11-08T14:30:00Z" w16du:dateUtc="2024-11-08T19:30:00Z">
        <w:r>
          <w:t xml:space="preserve"> The vertical dashed lines represent 21 March, 21 June, and 21 September. </w:t>
        </w:r>
      </w:ins>
      <w:ins w:id="158" w:author="Anderson, Riley Morgan" w:date="2024-11-08T14:31:00Z" w16du:dateUtc="2024-11-08T19:31:00Z">
        <w:r>
          <w:t>Species</w:t>
        </w:r>
      </w:ins>
      <w:ins w:id="159" w:author="Anderson, Riley Morgan" w:date="2024-11-08T14:30:00Z" w16du:dateUtc="2024-11-08T19:30:00Z">
        <w:r>
          <w:t xml:space="preserve"> are arranged from top to bottom by the </w:t>
        </w:r>
        <w:r>
          <w:lastRenderedPageBreak/>
          <w:t xml:space="preserve">mode of their abundance binned at each week, such that early season </w:t>
        </w:r>
      </w:ins>
      <w:ins w:id="160" w:author="Anderson, Riley Morgan" w:date="2024-11-08T14:32:00Z" w16du:dateUtc="2024-11-08T19:32:00Z">
        <w:r>
          <w:t>species</w:t>
        </w:r>
      </w:ins>
      <w:ins w:id="161" w:author="Anderson, Riley Morgan" w:date="2024-11-08T14:30:00Z" w16du:dateUtc="2024-11-08T19:30:00Z">
        <w:r>
          <w:t xml:space="preserve"> are at the top, while late season </w:t>
        </w:r>
      </w:ins>
      <w:ins w:id="162" w:author="Anderson, Riley Morgan" w:date="2024-11-08T14:32:00Z" w16du:dateUtc="2024-11-08T19:32:00Z">
        <w:r>
          <w:t>species</w:t>
        </w:r>
      </w:ins>
      <w:ins w:id="163" w:author="Anderson, Riley Morgan" w:date="2024-11-08T14:30:00Z" w16du:dateUtc="2024-11-08T19:30:00Z">
        <w:r>
          <w:t xml:space="preserve"> are at the bottom.</w:t>
        </w:r>
      </w:ins>
    </w:p>
    <w:p w14:paraId="2375F127" w14:textId="77777777" w:rsidR="00D03170" w:rsidRDefault="00D03170" w:rsidP="00D03170">
      <w:pPr>
        <w:pStyle w:val="Body"/>
        <w:rPr>
          <w:ins w:id="164" w:author="Anderson, Riley Morgan" w:date="2024-11-08T14:32:00Z" w16du:dateUtc="2024-11-08T19:32:00Z"/>
        </w:rPr>
      </w:pPr>
    </w:p>
    <w:p w14:paraId="3C0AE940" w14:textId="0AE02198" w:rsidR="00D03170" w:rsidRDefault="005A153B" w:rsidP="00D03170">
      <w:pPr>
        <w:pStyle w:val="Body"/>
        <w:rPr>
          <w:ins w:id="165" w:author="Anderson, Riley Morgan" w:date="2024-11-08T14:30:00Z" w16du:dateUtc="2024-11-08T19:30:00Z"/>
        </w:rPr>
      </w:pPr>
      <w:ins w:id="166" w:author="Anderson, Riley Morgan" w:date="2024-11-25T16:54:00Z" w16du:dateUtc="2024-11-25T21:54:00Z">
        <w:r>
          <w:rPr>
            <w:noProof/>
            <w14:textOutline w14:w="0" w14:cap="rnd" w14:cmpd="sng" w14:algn="ctr">
              <w14:noFill/>
              <w14:prstDash w14:val="solid"/>
              <w14:bevel/>
            </w14:textOutline>
          </w:rPr>
          <w:drawing>
            <wp:inline distT="0" distB="0" distL="0" distR="0" wp14:anchorId="53757153" wp14:editId="245B00D8">
              <wp:extent cx="5943600" cy="4953000"/>
              <wp:effectExtent l="0" t="0" r="0" b="0"/>
              <wp:docPr id="124480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9145" name="Picture 12448091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35D4DF30" w14:textId="77777777" w:rsidR="002E1C4D" w:rsidRDefault="00D03170" w:rsidP="00D03170">
      <w:pPr>
        <w:pStyle w:val="Body"/>
        <w:rPr>
          <w:ins w:id="167" w:author="Anderson, Riley Morgan" w:date="2024-11-25T17:11:00Z" w16du:dateUtc="2024-11-25T22:11:00Z"/>
        </w:rPr>
      </w:pPr>
      <w:ins w:id="168" w:author="Anderson, Riley Morgan" w:date="2024-11-08T14:32:00Z" w16du:dateUtc="2024-11-08T19:32:00Z">
        <w:r w:rsidRPr="004B43AC">
          <w:rPr>
            <w:b/>
            <w:bCs/>
          </w:rPr>
          <w:t xml:space="preserve">Distributional abundance of </w:t>
        </w:r>
      </w:ins>
      <w:ins w:id="169" w:author="Anderson, Riley Morgan" w:date="2024-11-08T14:33:00Z" w16du:dateUtc="2024-11-08T19:33:00Z">
        <w:r>
          <w:rPr>
            <w:b/>
            <w:bCs/>
          </w:rPr>
          <w:t>parasite-host species</w:t>
        </w:r>
      </w:ins>
      <w:ins w:id="170" w:author="Anderson, Riley Morgan" w:date="2024-11-08T14:32:00Z" w16du:dateUtc="2024-11-08T19:32:00Z">
        <w:r w:rsidRPr="004B43AC">
          <w:rPr>
            <w:b/>
            <w:bCs/>
          </w:rPr>
          <w:t xml:space="preserve"> across time.</w:t>
        </w:r>
        <w:r>
          <w:t xml:space="preserve"> </w:t>
        </w:r>
      </w:ins>
      <w:ins w:id="171" w:author="Anderson, Riley Morgan" w:date="2024-11-08T14:37:00Z" w16du:dateUtc="2024-11-08T19:37:00Z">
        <w:r>
          <w:t>Kernel density estimation for pa</w:t>
        </w:r>
      </w:ins>
      <w:ins w:id="172" w:author="Anderson, Riley Morgan" w:date="2024-11-08T14:38:00Z" w16du:dateUtc="2024-11-08T19:38:00Z">
        <w:r>
          <w:t xml:space="preserve">rasitic </w:t>
        </w:r>
      </w:ins>
      <w:ins w:id="173" w:author="Anderson, Riley Morgan" w:date="2024-11-08T14:41:00Z" w16du:dateUtc="2024-11-08T19:41:00Z">
        <w:r w:rsidR="002E1C4D">
          <w:t>genera</w:t>
        </w:r>
      </w:ins>
      <w:ins w:id="174" w:author="Anderson, Riley Morgan" w:date="2024-11-08T14:38:00Z" w16du:dateUtc="2024-11-08T19:38:00Z">
        <w:r>
          <w:t xml:space="preserve"> and their presumed hosts</w:t>
        </w:r>
      </w:ins>
      <w:ins w:id="175" w:author="Anderson, Riley Morgan" w:date="2024-11-08T14:37:00Z" w16du:dateUtc="2024-11-08T19:37:00Z">
        <w:r>
          <w:t xml:space="preserve"> with Silverman’s smoothing parameter</w:t>
        </w:r>
      </w:ins>
      <w:ins w:id="176" w:author="Anderson, Riley Morgan" w:date="2024-11-08T14:38:00Z" w16du:dateUtc="2024-11-08T19:38:00Z">
        <w:r>
          <w:t xml:space="preserve"> for</w:t>
        </w:r>
      </w:ins>
      <w:ins w:id="177" w:author="Anderson, Riley Morgan" w:date="2024-11-08T14:37:00Z" w16du:dateUtc="2024-11-08T19:37:00Z">
        <w:r>
          <w:t xml:space="preserve"> </w:t>
        </w:r>
      </w:ins>
      <w:ins w:id="178" w:author="Anderson, Riley Morgan" w:date="2024-11-08T14:34:00Z" w16du:dateUtc="2024-11-08T19:34:00Z">
        <w:r>
          <w:t xml:space="preserve">A) </w:t>
        </w:r>
        <w:proofErr w:type="spellStart"/>
        <w:r>
          <w:t>Nomada</w:t>
        </w:r>
      </w:ins>
      <w:proofErr w:type="spellEnd"/>
      <w:ins w:id="179" w:author="Anderson, Riley Morgan" w:date="2024-11-08T14:40:00Z" w16du:dateUtc="2024-11-08T19:40:00Z">
        <w:r>
          <w:t xml:space="preserve">: 1.25, </w:t>
        </w:r>
      </w:ins>
      <w:ins w:id="180" w:author="Anderson, Riley Morgan" w:date="2024-11-08T14:35:00Z" w16du:dateUtc="2024-11-08T19:35:00Z">
        <w:r>
          <w:t xml:space="preserve">B) </w:t>
        </w:r>
        <w:proofErr w:type="spellStart"/>
        <w:r>
          <w:t>Steli</w:t>
        </w:r>
      </w:ins>
      <w:ins w:id="181" w:author="Anderson, Riley Morgan" w:date="2024-11-08T14:40:00Z" w16du:dateUtc="2024-11-08T19:40:00Z">
        <w:r>
          <w:t>s</w:t>
        </w:r>
        <w:proofErr w:type="spellEnd"/>
        <w:r>
          <w:t>: 0.83</w:t>
        </w:r>
      </w:ins>
      <w:ins w:id="182" w:author="Anderson, Riley Morgan" w:date="2024-11-08T14:35:00Z" w16du:dateUtc="2024-11-08T19:35:00Z">
        <w:r>
          <w:t xml:space="preserve">, C) </w:t>
        </w:r>
        <w:proofErr w:type="spellStart"/>
        <w:r>
          <w:t>Sphecode</w:t>
        </w:r>
      </w:ins>
      <w:ins w:id="183" w:author="Anderson, Riley Morgan" w:date="2024-11-08T14:39:00Z" w16du:dateUtc="2024-11-08T19:39:00Z">
        <w:r>
          <w:t>s</w:t>
        </w:r>
        <w:proofErr w:type="spellEnd"/>
        <w:r>
          <w:t>: 1.26</w:t>
        </w:r>
      </w:ins>
      <w:ins w:id="184" w:author="Anderson, Riley Morgan" w:date="2024-11-08T14:35:00Z" w16du:dateUtc="2024-11-08T19:35:00Z">
        <w:r>
          <w:t xml:space="preserve">, D) </w:t>
        </w:r>
        <w:proofErr w:type="spellStart"/>
        <w:r>
          <w:t>Epeolus</w:t>
        </w:r>
      </w:ins>
      <w:proofErr w:type="spellEnd"/>
      <w:ins w:id="185" w:author="Anderson, Riley Morgan" w:date="2024-11-08T14:39:00Z" w16du:dateUtc="2024-11-08T19:39:00Z">
        <w:r>
          <w:t>: 0.95</w:t>
        </w:r>
      </w:ins>
      <w:ins w:id="186" w:author="Anderson, Riley Morgan" w:date="2024-11-08T14:36:00Z" w16du:dateUtc="2024-11-08T19:36:00Z">
        <w:r>
          <w:t xml:space="preserve">, E) </w:t>
        </w:r>
        <w:proofErr w:type="spellStart"/>
        <w:r>
          <w:t>Triepeolus</w:t>
        </w:r>
      </w:ins>
      <w:proofErr w:type="spellEnd"/>
      <w:ins w:id="187" w:author="Anderson, Riley Morgan" w:date="2024-11-08T14:39:00Z" w16du:dateUtc="2024-11-08T19:39:00Z">
        <w:r>
          <w:t>: 10.10</w:t>
        </w:r>
      </w:ins>
      <w:ins w:id="188" w:author="Anderson, Riley Morgan" w:date="2024-11-08T14:36:00Z" w16du:dateUtc="2024-11-08T19:36:00Z">
        <w:r>
          <w:t xml:space="preserve">, and F) </w:t>
        </w:r>
        <w:proofErr w:type="spellStart"/>
        <w:r>
          <w:t>Coelioxys</w:t>
        </w:r>
      </w:ins>
      <w:proofErr w:type="spellEnd"/>
      <w:ins w:id="189" w:author="Anderson, Riley Morgan" w:date="2024-11-08T14:37:00Z" w16du:dateUtc="2024-11-08T19:37:00Z">
        <w:r>
          <w:t>: 1.75</w:t>
        </w:r>
      </w:ins>
      <w:ins w:id="190" w:author="Anderson, Riley Morgan" w:date="2024-11-08T14:36:00Z" w16du:dateUtc="2024-11-08T19:36:00Z">
        <w:r>
          <w:t xml:space="preserve">. </w:t>
        </w:r>
      </w:ins>
      <w:ins w:id="191" w:author="Anderson, Riley Morgan" w:date="2024-11-08T14:32:00Z" w16du:dateUtc="2024-11-08T19:32:00Z">
        <w:r>
          <w:t>Data are pooled across sites and years with the total number of records for each genus displayed on the right. The vertical dashed lines represent 21 March, 21 June, and 21 September.</w:t>
        </w:r>
      </w:ins>
    </w:p>
    <w:p w14:paraId="06E43457" w14:textId="5928082E" w:rsidR="001B5509" w:rsidRDefault="00F17279" w:rsidP="00D03170">
      <w:pPr>
        <w:pStyle w:val="Body"/>
        <w:rPr>
          <w:ins w:id="192" w:author="Anderson, Riley Morgan" w:date="2024-11-08T14:42:00Z" w16du:dateUtc="2024-11-08T19:42:00Z"/>
        </w:rPr>
      </w:pPr>
      <w:ins w:id="193" w:author="Anderson, Riley Morgan" w:date="2024-11-25T17:13:00Z" w16du:dateUtc="2024-11-25T22:13:00Z">
        <w:r>
          <w:t xml:space="preserve">--keep </w:t>
        </w:r>
        <w:proofErr w:type="spellStart"/>
        <w:r>
          <w:t>a,c,f</w:t>
        </w:r>
      </w:ins>
      <w:proofErr w:type="spellEnd"/>
      <w:ins w:id="194" w:author="Anderson, Riley Morgan" w:date="2024-11-25T17:14:00Z" w16du:dateUtc="2024-11-25T22:14:00Z">
        <w:r>
          <w:t xml:space="preserve">, in a 3 panel fig, put the others in </w:t>
        </w:r>
      </w:ins>
      <w:ins w:id="195" w:author="Anderson, Riley Morgan" w:date="2024-11-25T17:15:00Z" w16du:dateUtc="2024-11-25T22:15:00Z">
        <w:r>
          <w:t>supplemental. Use all records!</w:t>
        </w:r>
      </w:ins>
    </w:p>
    <w:p w14:paraId="029A733F" w14:textId="07ED4DF8" w:rsidR="00D03170" w:rsidRDefault="002E1C4D" w:rsidP="00D03170">
      <w:pPr>
        <w:pStyle w:val="Body"/>
        <w:rPr>
          <w:ins w:id="196" w:author="Anderson, Riley Morgan" w:date="2024-11-08T14:32:00Z" w16du:dateUtc="2024-11-08T19:32:00Z"/>
        </w:rPr>
      </w:pPr>
      <w:ins w:id="197" w:author="Anderson, Riley Morgan" w:date="2024-11-08T14:42:00Z" w16du:dateUtc="2024-11-08T19:42:00Z">
        <w:r>
          <w:rPr>
            <w:noProof/>
            <w14:textOutline w14:w="0" w14:cap="rnd" w14:cmpd="sng" w14:algn="ctr">
              <w14:noFill/>
              <w14:prstDash w14:val="solid"/>
              <w14:bevel/>
            </w14:textOutline>
          </w:rPr>
          <w:lastRenderedPageBreak/>
          <w:drawing>
            <wp:inline distT="0" distB="0" distL="0" distR="0" wp14:anchorId="4BB4CD6B" wp14:editId="2F29F219">
              <wp:extent cx="5943600" cy="4457700"/>
              <wp:effectExtent l="0" t="0" r="0" b="0"/>
              <wp:docPr id="133575875" name="Picture 1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5875" name="Picture 10" descr="A graph of different colored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ins w:id="198" w:author="Anderson, Riley Morgan" w:date="2024-11-08T14:32:00Z" w16du:dateUtc="2024-11-08T19:32:00Z">
        <w:r w:rsidR="00D03170">
          <w:t xml:space="preserve"> </w:t>
        </w:r>
      </w:ins>
    </w:p>
    <w:p w14:paraId="7D627FE8" w14:textId="41932D2D" w:rsidR="00D03170" w:rsidRDefault="002E1C4D">
      <w:pPr>
        <w:pStyle w:val="Body"/>
        <w:rPr>
          <w:ins w:id="199" w:author="Anderson, Riley Morgan" w:date="2024-11-08T14:43:00Z" w16du:dateUtc="2024-11-08T19:43:00Z"/>
        </w:rPr>
      </w:pPr>
      <w:ins w:id="200" w:author="Anderson, Riley Morgan" w:date="2024-11-08T14:42:00Z">
        <w:r w:rsidRPr="002E1C4D">
          <w:rPr>
            <w:b/>
            <w:bCs/>
          </w:rPr>
          <w:t>Sex ratios of bees by site and collection method.</w:t>
        </w:r>
        <w:r w:rsidRPr="002E1C4D">
          <w:t> Points above the dashed line represent male bias, whereas point below represent female bias.</w:t>
        </w:r>
      </w:ins>
    </w:p>
    <w:p w14:paraId="3DFEEE79" w14:textId="77777777" w:rsidR="002E1C4D" w:rsidRDefault="002E1C4D">
      <w:pPr>
        <w:pStyle w:val="Body"/>
        <w:rPr>
          <w:ins w:id="201" w:author="Anderson, Riley Morgan" w:date="2024-11-08T14:43:00Z" w16du:dateUtc="2024-11-08T19:43:00Z"/>
        </w:rPr>
      </w:pPr>
    </w:p>
    <w:p w14:paraId="289593F1" w14:textId="77777777" w:rsidR="00D03170" w:rsidRDefault="00D03170">
      <w:pPr>
        <w:pStyle w:val="Body"/>
        <w:rPr>
          <w:ins w:id="202" w:author="Anderson, Riley Morgan" w:date="2024-11-08T14:43:00Z" w16du:dateUtc="2024-11-08T19:43:00Z"/>
        </w:rPr>
      </w:pPr>
    </w:p>
    <w:p w14:paraId="6CC1539E" w14:textId="77777777" w:rsidR="002E1C4D" w:rsidRDefault="002E1C4D">
      <w:pPr>
        <w:pStyle w:val="Body"/>
        <w:rPr>
          <w:ins w:id="203"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r>
        <w:t>Most commonly collected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lastRenderedPageBreak/>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 xml:space="preserve">H. </w:t>
      </w:r>
      <w:proofErr w:type="spellStart"/>
      <w:r>
        <w:rPr>
          <w:i/>
          <w:iCs/>
        </w:rPr>
        <w:t>tripartitus</w:t>
      </w:r>
      <w:proofErr w:type="spellEnd"/>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*species,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lastRenderedPageBreak/>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Pan Trapping Pollinators</w:t>
      </w:r>
      <w:r>
        <w:rPr>
          <w:sz w:val="24"/>
          <w:szCs w:val="24"/>
        </w:rPr>
        <w:t xml:space="preserve">  </w:t>
      </w:r>
      <w:r>
        <w:rPr>
          <w:sz w:val="24"/>
          <w:szCs w:val="24"/>
          <w:lang w:val="de-DE"/>
        </w:rPr>
        <w:t>Aizen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honey bees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5:U57–U86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r>
        <w:rPr>
          <w:sz w:val="24"/>
          <w:szCs w:val="24"/>
        </w:rPr>
        <w:t>andflower</w:t>
      </w:r>
      <w:proofErr w:type="spell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r>
        <w:rPr>
          <w:sz w:val="24"/>
          <w:szCs w:val="24"/>
        </w:rPr>
        <w:t>disturbanceon</w:t>
      </w:r>
      <w:proofErr w:type="spell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(2010)Maximum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headerReference w:type="default" r:id="rId27"/>
      <w:footerReference w:type="default" r:id="rId28"/>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9103A" w14:textId="77777777" w:rsidR="004B064D" w:rsidRDefault="004B064D">
      <w:r>
        <w:separator/>
      </w:r>
    </w:p>
  </w:endnote>
  <w:endnote w:type="continuationSeparator" w:id="0">
    <w:p w14:paraId="1CC2536B" w14:textId="77777777" w:rsidR="004B064D" w:rsidRDefault="004B0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816F8" w14:textId="77777777" w:rsidR="00E73222" w:rsidRDefault="00E732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0CDA9" w14:textId="77777777" w:rsidR="004B064D" w:rsidRDefault="004B064D">
      <w:r>
        <w:separator/>
      </w:r>
    </w:p>
  </w:footnote>
  <w:footnote w:type="continuationSeparator" w:id="0">
    <w:p w14:paraId="2C36A432" w14:textId="77777777" w:rsidR="004B064D" w:rsidRDefault="004B0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015EB" w14:textId="77777777" w:rsidR="00E73222" w:rsidRDefault="00E732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D5083"/>
    <w:rsid w:val="002E1C4D"/>
    <w:rsid w:val="00300ED1"/>
    <w:rsid w:val="00311F9B"/>
    <w:rsid w:val="00323763"/>
    <w:rsid w:val="0033081E"/>
    <w:rsid w:val="003371B6"/>
    <w:rsid w:val="00370A54"/>
    <w:rsid w:val="00374D00"/>
    <w:rsid w:val="003A27A3"/>
    <w:rsid w:val="003B7A9E"/>
    <w:rsid w:val="003C05CA"/>
    <w:rsid w:val="003C3036"/>
    <w:rsid w:val="003F06ED"/>
    <w:rsid w:val="00422D89"/>
    <w:rsid w:val="00443B6A"/>
    <w:rsid w:val="0045264E"/>
    <w:rsid w:val="004B064D"/>
    <w:rsid w:val="004D0919"/>
    <w:rsid w:val="004D25FD"/>
    <w:rsid w:val="005319FC"/>
    <w:rsid w:val="0054743E"/>
    <w:rsid w:val="00560B3F"/>
    <w:rsid w:val="005A153B"/>
    <w:rsid w:val="005A5241"/>
    <w:rsid w:val="005C0440"/>
    <w:rsid w:val="005E0D0B"/>
    <w:rsid w:val="005E6E63"/>
    <w:rsid w:val="006023FF"/>
    <w:rsid w:val="00603FE3"/>
    <w:rsid w:val="00607F5D"/>
    <w:rsid w:val="00633C57"/>
    <w:rsid w:val="00662B44"/>
    <w:rsid w:val="006B0F4F"/>
    <w:rsid w:val="0076226A"/>
    <w:rsid w:val="00783EC8"/>
    <w:rsid w:val="00793C05"/>
    <w:rsid w:val="007F305D"/>
    <w:rsid w:val="00816ECA"/>
    <w:rsid w:val="00865CB8"/>
    <w:rsid w:val="008760B3"/>
    <w:rsid w:val="008C57DA"/>
    <w:rsid w:val="008D686A"/>
    <w:rsid w:val="00900493"/>
    <w:rsid w:val="009158CE"/>
    <w:rsid w:val="00952534"/>
    <w:rsid w:val="00963487"/>
    <w:rsid w:val="00965EE5"/>
    <w:rsid w:val="00971565"/>
    <w:rsid w:val="00994DD0"/>
    <w:rsid w:val="00995B13"/>
    <w:rsid w:val="009D18E9"/>
    <w:rsid w:val="009D45D8"/>
    <w:rsid w:val="009E3D24"/>
    <w:rsid w:val="009E7260"/>
    <w:rsid w:val="00A027D5"/>
    <w:rsid w:val="00A1054F"/>
    <w:rsid w:val="00A35692"/>
    <w:rsid w:val="00A456AD"/>
    <w:rsid w:val="00A56F42"/>
    <w:rsid w:val="00AE6B55"/>
    <w:rsid w:val="00B1399C"/>
    <w:rsid w:val="00B238D8"/>
    <w:rsid w:val="00BA6D24"/>
    <w:rsid w:val="00BD33F7"/>
    <w:rsid w:val="00C02444"/>
    <w:rsid w:val="00C0598E"/>
    <w:rsid w:val="00C20D7D"/>
    <w:rsid w:val="00C71FEE"/>
    <w:rsid w:val="00CD616D"/>
    <w:rsid w:val="00D03170"/>
    <w:rsid w:val="00D21DD2"/>
    <w:rsid w:val="00D2339A"/>
    <w:rsid w:val="00D90FE0"/>
    <w:rsid w:val="00D92B54"/>
    <w:rsid w:val="00DB5170"/>
    <w:rsid w:val="00DF04C3"/>
    <w:rsid w:val="00E10CD3"/>
    <w:rsid w:val="00E63470"/>
    <w:rsid w:val="00E656F3"/>
    <w:rsid w:val="00E73222"/>
    <w:rsid w:val="00E803C0"/>
    <w:rsid w:val="00E911F9"/>
    <w:rsid w:val="00E95CB4"/>
    <w:rsid w:val="00EC11B4"/>
    <w:rsid w:val="00ED0C26"/>
    <w:rsid w:val="00F10B0D"/>
    <w:rsid w:val="00F17279"/>
    <w:rsid w:val="00F249DE"/>
    <w:rsid w:val="00F27DBB"/>
    <w:rsid w:val="00F3121E"/>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beasearch.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4538</TotalTime>
  <Pages>22</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5</cp:revision>
  <dcterms:created xsi:type="dcterms:W3CDTF">2024-10-25T14:08:00Z</dcterms:created>
  <dcterms:modified xsi:type="dcterms:W3CDTF">2024-11-27T05:50:00Z</dcterms:modified>
</cp:coreProperties>
</file>